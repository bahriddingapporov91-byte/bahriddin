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98B" w:rsidRPr="00AA7D08" w:rsidRDefault="00916A59">
      <w:pPr>
        <w:ind w:left="2" w:hanging="4"/>
        <w:jc w:val="center"/>
        <w:rPr>
          <w:rFonts w:ascii="Times New Roman" w:eastAsia="Arial" w:hAnsi="Times New Roman" w:cs="Times New Roman"/>
          <w:sz w:val="27"/>
          <w:szCs w:val="27"/>
        </w:rPr>
      </w:pPr>
      <w:bookmarkStart w:id="0" w:name="bookmark=id.gjdgxs" w:colFirst="0" w:colLast="0"/>
      <w:bookmarkStart w:id="1" w:name="_GoBack"/>
      <w:bookmarkEnd w:id="0"/>
      <w:bookmarkEnd w:id="1"/>
      <w:r w:rsidRPr="00AA7D08">
        <w:rPr>
          <w:rFonts w:ascii="Times New Roman" w:eastAsia="Arial" w:hAnsi="Times New Roman" w:cs="Times New Roman"/>
          <w:b/>
          <w:sz w:val="36"/>
          <w:szCs w:val="36"/>
        </w:rPr>
        <w:t>Bahriddin Gapporov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72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960"/>
        <w:gridCol w:w="660"/>
        <w:gridCol w:w="3100"/>
      </w:tblGrid>
      <w:tr w:rsidR="001A1357" w:rsidRPr="001A1357">
        <w:trPr>
          <w:trHeight w:val="224"/>
        </w:trPr>
        <w:tc>
          <w:tcPr>
            <w:tcW w:w="5960" w:type="dxa"/>
            <w:tcBorders>
              <w:top w:val="single" w:sz="8" w:space="0" w:color="000000"/>
            </w:tcBorders>
          </w:tcPr>
          <w:p w:rsidR="00846D1C" w:rsidRPr="001A1357" w:rsidRDefault="00846D1C" w:rsidP="00846D1C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916A59"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,</w:t>
            </w: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Apartment 10, Obi </w:t>
            </w:r>
            <w:proofErr w:type="spellStart"/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Hayot</w:t>
            </w:r>
            <w:proofErr w:type="spellEnd"/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,</w:t>
            </w:r>
          </w:p>
          <w:p w:rsidR="0076698B" w:rsidRPr="001A1357" w:rsidRDefault="00846D1C" w:rsidP="00846D1C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Sergeli</w:t>
            </w:r>
            <w:proofErr w:type="spellEnd"/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street,</w:t>
            </w:r>
          </w:p>
        </w:tc>
        <w:tc>
          <w:tcPr>
            <w:tcW w:w="3760" w:type="dxa"/>
            <w:gridSpan w:val="2"/>
            <w:tcBorders>
              <w:top w:val="single" w:sz="8" w:space="0" w:color="000000"/>
            </w:tcBorders>
          </w:tcPr>
          <w:p w:rsidR="0076698B" w:rsidRPr="001A1357" w:rsidRDefault="00846D1C">
            <w:pPr>
              <w:ind w:left="0" w:right="100" w:hanging="2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(+9988</w:t>
            </w:r>
            <w:r w:rsidR="00916A59"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)</w:t>
            </w: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150-2772</w:t>
            </w:r>
          </w:p>
        </w:tc>
      </w:tr>
      <w:tr w:rsidR="001A1357" w:rsidRPr="001A1357">
        <w:trPr>
          <w:trHeight w:val="245"/>
        </w:trPr>
        <w:tc>
          <w:tcPr>
            <w:tcW w:w="5960" w:type="dxa"/>
          </w:tcPr>
          <w:p w:rsidR="00846D1C" w:rsidRPr="001A1357" w:rsidRDefault="00846D1C" w:rsidP="00846D1C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Namangan 160100,</w:t>
            </w:r>
          </w:p>
          <w:p w:rsidR="0076698B" w:rsidRPr="001A1357" w:rsidRDefault="00846D1C" w:rsidP="00846D1C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Uzbekistan</w:t>
            </w:r>
          </w:p>
        </w:tc>
        <w:tc>
          <w:tcPr>
            <w:tcW w:w="660" w:type="dxa"/>
          </w:tcPr>
          <w:p w:rsidR="0076698B" w:rsidRPr="001A1357" w:rsidRDefault="0076698B">
            <w:pPr>
              <w:ind w:left="0" w:hanging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3100" w:type="dxa"/>
          </w:tcPr>
          <w:p w:rsidR="0076698B" w:rsidRPr="001A1357" w:rsidRDefault="00916A59">
            <w:pPr>
              <w:ind w:left="0" w:right="100" w:hanging="2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1357">
              <w:rPr>
                <w:rFonts w:ascii="Times New Roman" w:eastAsia="Times New Roman" w:hAnsi="Times New Roman" w:cs="Times New Roman"/>
                <w:sz w:val="22"/>
                <w:szCs w:val="22"/>
              </w:rPr>
              <w:t>bahriddingapporov91@gmail.com</w:t>
            </w:r>
          </w:p>
        </w:tc>
      </w:tr>
    </w:tbl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:rsidR="00916A59" w:rsidRDefault="00916A59" w:rsidP="00916A59">
      <w:pPr>
        <w:ind w:leftChars="0" w:left="0" w:firstLineChars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17145</wp:posOffset>
            </wp:positionV>
            <wp:extent cx="5943600" cy="63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 w:rsidP="00916A59">
      <w:pPr>
        <w:ind w:leftChars="0" w:left="0" w:firstLineChars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Independent researcher (PhD), Namangan State </w:t>
      </w:r>
      <w:r w:rsidR="00BD7D9B">
        <w:rPr>
          <w:rFonts w:ascii="Times New Roman" w:eastAsia="Times New Roman" w:hAnsi="Times New Roman" w:cs="Times New Roman"/>
          <w:sz w:val="24"/>
          <w:szCs w:val="24"/>
        </w:rPr>
        <w:t>University (April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2024-present)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M.A., Foreign language and literature (English), </w:t>
      </w:r>
      <w:proofErr w:type="spellStart"/>
      <w:r w:rsidRPr="001A1357">
        <w:rPr>
          <w:rFonts w:ascii="Times New Roman" w:eastAsia="Times New Roman" w:hAnsi="Times New Roman" w:cs="Times New Roman"/>
          <w:sz w:val="23"/>
          <w:szCs w:val="23"/>
        </w:rPr>
        <w:t>Andijan</w:t>
      </w:r>
      <w:proofErr w:type="spellEnd"/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 State University, </w:t>
      </w:r>
      <w:proofErr w:type="spellStart"/>
      <w:r w:rsidRPr="001A1357">
        <w:rPr>
          <w:rFonts w:ascii="Times New Roman" w:eastAsia="Times New Roman" w:hAnsi="Times New Roman" w:cs="Times New Roman"/>
          <w:sz w:val="23"/>
          <w:szCs w:val="23"/>
        </w:rPr>
        <w:t>Andijan</w:t>
      </w:r>
      <w:proofErr w:type="spellEnd"/>
      <w:r w:rsidRPr="001A1357">
        <w:rPr>
          <w:rFonts w:ascii="Times New Roman" w:eastAsia="Times New Roman" w:hAnsi="Times New Roman" w:cs="Times New Roman"/>
          <w:sz w:val="23"/>
          <w:szCs w:val="23"/>
        </w:rPr>
        <w:t>, Uzbekistan (</w:t>
      </w:r>
      <w:sdt>
        <w:sdtPr>
          <w:tag w:val="goog_rdk_0"/>
          <w:id w:val="-1541739682"/>
        </w:sdtPr>
        <w:sdtEndPr/>
        <w:sdtContent>
          <w:ins w:id="2" w:author="Gapporov, Bahriddin Bakhtiyor ugli Sr." w:date="2023-04-02T02:08:00Z">
            <w:r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2018-</w:t>
            </w:r>
          </w:ins>
        </w:sdtContent>
      </w:sdt>
      <w:r w:rsidRPr="001A1357">
        <w:rPr>
          <w:rFonts w:ascii="Times New Roman" w:eastAsia="Times New Roman" w:hAnsi="Times New Roman" w:cs="Times New Roman"/>
          <w:sz w:val="23"/>
          <w:szCs w:val="23"/>
        </w:rPr>
        <w:t>2020)</w:t>
      </w:r>
    </w:p>
    <w:p w:rsidR="0076698B" w:rsidRDefault="00916A59">
      <w:pPr>
        <w:ind w:left="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B.A., Foreign language and literature (English), </w:t>
      </w:r>
      <w:proofErr w:type="spellStart"/>
      <w:r w:rsidRPr="001A1357">
        <w:rPr>
          <w:rFonts w:ascii="Times New Roman" w:eastAsia="Times New Roman" w:hAnsi="Times New Roman" w:cs="Times New Roman"/>
          <w:sz w:val="23"/>
          <w:szCs w:val="23"/>
        </w:rPr>
        <w:t>Andijan</w:t>
      </w:r>
      <w:proofErr w:type="spellEnd"/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 State University, </w:t>
      </w:r>
      <w:proofErr w:type="spellStart"/>
      <w:r w:rsidRPr="001A1357">
        <w:rPr>
          <w:rFonts w:ascii="Times New Roman" w:eastAsia="Times New Roman" w:hAnsi="Times New Roman" w:cs="Times New Roman"/>
          <w:sz w:val="23"/>
          <w:szCs w:val="23"/>
        </w:rPr>
        <w:t>Andijan</w:t>
      </w:r>
      <w:proofErr w:type="spellEnd"/>
      <w:r w:rsidRPr="001A1357">
        <w:rPr>
          <w:rFonts w:ascii="Times New Roman" w:eastAsia="Times New Roman" w:hAnsi="Times New Roman" w:cs="Times New Roman"/>
          <w:sz w:val="23"/>
          <w:szCs w:val="23"/>
        </w:rPr>
        <w:t>, Uzbekistan (</w:t>
      </w:r>
      <w:sdt>
        <w:sdtPr>
          <w:tag w:val="goog_rdk_1"/>
          <w:id w:val="-307935675"/>
        </w:sdtPr>
        <w:sdtEndPr/>
        <w:sdtContent>
          <w:ins w:id="3" w:author="Gapporov, Bahriddin Bakhtiyor ugli Sr." w:date="2023-04-02T02:08:00Z">
            <w:r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2010-</w:t>
            </w:r>
          </w:ins>
        </w:sdtContent>
      </w:sdt>
      <w:r w:rsidRPr="001A1357">
        <w:rPr>
          <w:rFonts w:ascii="Times New Roman" w:eastAsia="Times New Roman" w:hAnsi="Times New Roman" w:cs="Times New Roman"/>
          <w:sz w:val="23"/>
          <w:szCs w:val="23"/>
        </w:rPr>
        <w:t>2014)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ACADEMIC APPOINTMENTS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noProof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5943600" cy="63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46D1C" w:rsidRPr="001A1357" w:rsidRDefault="00846D1C">
      <w:pPr>
        <w:numPr>
          <w:ilvl w:val="0"/>
          <w:numId w:val="11"/>
        </w:numPr>
        <w:tabs>
          <w:tab w:val="left" w:pos="240"/>
        </w:tabs>
        <w:ind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English language lecturer, Department of English language and literature, University of Business and Science Namangan (2023-present)</w:t>
      </w:r>
    </w:p>
    <w:p w:rsidR="0076698B" w:rsidRPr="001A1357" w:rsidRDefault="00846D1C">
      <w:pPr>
        <w:numPr>
          <w:ilvl w:val="0"/>
          <w:numId w:val="11"/>
        </w:numPr>
        <w:tabs>
          <w:tab w:val="left" w:pos="240"/>
        </w:tabs>
        <w:ind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English language lecturer</w:t>
      </w:r>
      <w:r w:rsidR="00916A59" w:rsidRPr="001A1357">
        <w:rPr>
          <w:rFonts w:ascii="Times New Roman" w:eastAsia="Times New Roman" w:hAnsi="Times New Roman" w:cs="Times New Roman"/>
          <w:sz w:val="23"/>
          <w:szCs w:val="23"/>
        </w:rPr>
        <w:t>, Department of English language and literature, Namangan State University</w:t>
      </w:r>
      <w:sdt>
        <w:sdtPr>
          <w:tag w:val="goog_rdk_2"/>
          <w:id w:val="710070138"/>
        </w:sdtPr>
        <w:sdtEndPr/>
        <w:sdtContent>
          <w:ins w:id="4" w:author="Gapporov, Bahriddin Bakhtiyor ugli Sr." w:date="2023-04-02T02:08:00Z"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, Namangan, Uzbekistan</w:t>
            </w:r>
          </w:ins>
        </w:sdtContent>
      </w:sdt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 (2020-2023</w:t>
      </w:r>
      <w:r w:rsidR="00916A59" w:rsidRPr="001A1357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76698B" w:rsidRPr="001A1357" w:rsidRDefault="006550FF">
      <w:pPr>
        <w:numPr>
          <w:ilvl w:val="0"/>
          <w:numId w:val="11"/>
        </w:numPr>
        <w:tabs>
          <w:tab w:val="left" w:pos="240"/>
        </w:tabs>
        <w:ind w:hanging="2"/>
        <w:rPr>
          <w:rFonts w:ascii="Times New Roman" w:eastAsia="Times New Roman" w:hAnsi="Times New Roman" w:cs="Times New Roman"/>
          <w:sz w:val="23"/>
          <w:szCs w:val="23"/>
        </w:rPr>
      </w:pPr>
      <w:sdt>
        <w:sdtPr>
          <w:tag w:val="goog_rdk_4"/>
          <w:id w:val="-272565418"/>
        </w:sdtPr>
        <w:sdtEndPr/>
        <w:sdtContent>
          <w:ins w:id="5" w:author="Gapporov, Bahriddin Bakhtiyor ugli Sr." w:date="2023-04-02T02:08:00Z"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language instructor, “</w:t>
            </w:r>
            <w:proofErr w:type="spellStart"/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Ziyokor</w:t>
            </w:r>
            <w:proofErr w:type="spellEnd"/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” Educational Centre, Namangan, Uzbekistan (2015-2018)</w:t>
            </w:r>
          </w:ins>
        </w:sdtContent>
      </w:sdt>
    </w:p>
    <w:p w:rsidR="0076698B" w:rsidRPr="001A1357" w:rsidRDefault="006550FF">
      <w:pPr>
        <w:numPr>
          <w:ilvl w:val="0"/>
          <w:numId w:val="11"/>
        </w:numPr>
        <w:tabs>
          <w:tab w:val="left" w:pos="240"/>
        </w:tabs>
        <w:ind w:hanging="2"/>
        <w:rPr>
          <w:rFonts w:ascii="Times New Roman" w:eastAsia="Times New Roman" w:hAnsi="Times New Roman" w:cs="Times New Roman"/>
          <w:sz w:val="23"/>
          <w:szCs w:val="23"/>
        </w:rPr>
      </w:pPr>
      <w:sdt>
        <w:sdtPr>
          <w:tag w:val="goog_rdk_6"/>
          <w:id w:val="2013712132"/>
        </w:sdtPr>
        <w:sdtEndPr/>
        <w:sdtContent>
          <w:ins w:id="6" w:author="Gapporov, Bahriddin Bakhtiyor ugli Sr." w:date="2023-04-02T02:08:00Z"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EFL/ESL teacher, Academic Lyceum 3 under </w:t>
            </w:r>
            <w:proofErr w:type="spellStart"/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Andijan</w:t>
            </w:r>
            <w:proofErr w:type="spellEnd"/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State University, </w:t>
            </w:r>
            <w:proofErr w:type="spellStart"/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Andijan</w:t>
            </w:r>
            <w:proofErr w:type="spellEnd"/>
            <w:r w:rsidR="00916A59" w:rsidRPr="001A1357">
              <w:rPr>
                <w:rFonts w:ascii="Times New Roman" w:eastAsia="Times New Roman" w:hAnsi="Times New Roman" w:cs="Times New Roman"/>
                <w:sz w:val="23"/>
                <w:szCs w:val="23"/>
              </w:rPr>
              <w:t>, Uzbekistan (2014-2015)</w:t>
            </w:r>
          </w:ins>
        </w:sdtContent>
      </w:sdt>
    </w:p>
    <w:p w:rsidR="0076698B" w:rsidRPr="001A1357" w:rsidRDefault="0076698B">
      <w:pPr>
        <w:tabs>
          <w:tab w:val="left" w:pos="240"/>
        </w:tabs>
        <w:ind w:left="0" w:hanging="2"/>
        <w:rPr>
          <w:rFonts w:ascii="Times New Roman" w:eastAsia="Times New Roman" w:hAnsi="Times New Roman" w:cs="Times New Roman"/>
          <w:sz w:val="23"/>
          <w:szCs w:val="23"/>
        </w:rPr>
      </w:pP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COURSES TAUGHT</w:t>
      </w:r>
    </w:p>
    <w:p w:rsidR="006550FF" w:rsidRDefault="00916A59" w:rsidP="006550FF">
      <w:pPr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1357">
        <w:rPr>
          <w:noProof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17145</wp:posOffset>
            </wp:positionV>
            <wp:extent cx="5943600" cy="63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 w:rsidP="006550FF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EFL/Applied Linguistics</w:t>
      </w:r>
    </w:p>
    <w:p w:rsidR="006550FF" w:rsidRDefault="006550FF" w:rsidP="00846D1C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76698B" w:rsidRPr="001A1357" w:rsidRDefault="00916A59" w:rsidP="00846D1C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A1357">
        <w:rPr>
          <w:rFonts w:ascii="Times New Roman" w:eastAsia="Times New Roman" w:hAnsi="Times New Roman" w:cs="Times New Roman"/>
          <w:sz w:val="24"/>
          <w:szCs w:val="24"/>
          <w:u w:val="single"/>
        </w:rPr>
        <w:t>University</w:t>
      </w:r>
      <w:r w:rsidR="00C32888" w:rsidRPr="001A135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of Business and Science</w:t>
      </w:r>
    </w:p>
    <w:p w:rsidR="0076698B" w:rsidRPr="001A1357" w:rsidRDefault="0076698B" w:rsidP="00846D1C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76698B" w:rsidRPr="001A1357" w:rsidRDefault="00916A59" w:rsidP="00846D1C">
      <w:pPr>
        <w:numPr>
          <w:ilvl w:val="0"/>
          <w:numId w:val="12"/>
        </w:numPr>
        <w:tabs>
          <w:tab w:val="left" w:pos="480"/>
        </w:tabs>
        <w:spacing w:line="240" w:lineRule="auto"/>
        <w:ind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ENG:  Practical Grammar</w:t>
      </w:r>
      <w:r w:rsidR="00C32888" w:rsidRPr="001A1357">
        <w:rPr>
          <w:rFonts w:ascii="Times New Roman" w:eastAsia="Times New Roman" w:hAnsi="Times New Roman" w:cs="Times New Roman"/>
          <w:sz w:val="23"/>
          <w:szCs w:val="23"/>
        </w:rPr>
        <w:t xml:space="preserve"> and Phonetics (Intermediate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76698B" w:rsidRPr="001A1357" w:rsidRDefault="00916A59" w:rsidP="00846D1C">
      <w:pPr>
        <w:numPr>
          <w:ilvl w:val="0"/>
          <w:numId w:val="12"/>
        </w:numPr>
        <w:tabs>
          <w:tab w:val="left" w:pos="480"/>
        </w:tabs>
        <w:spacing w:line="240" w:lineRule="auto"/>
        <w:ind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ENG:  Reading and Writing (Upper intermediate)</w:t>
      </w:r>
    </w:p>
    <w:p w:rsidR="0076698B" w:rsidRPr="001A1357" w:rsidRDefault="00916A59" w:rsidP="00846D1C">
      <w:pPr>
        <w:numPr>
          <w:ilvl w:val="0"/>
          <w:numId w:val="12"/>
        </w:numPr>
        <w:tabs>
          <w:tab w:val="left" w:pos="480"/>
        </w:tabs>
        <w:spacing w:line="240" w:lineRule="auto"/>
        <w:ind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ENG:  Speaking (Upper intermediate)</w:t>
      </w:r>
    </w:p>
    <w:p w:rsidR="0076698B" w:rsidRPr="001A1357" w:rsidRDefault="00916A59" w:rsidP="00846D1C">
      <w:pPr>
        <w:numPr>
          <w:ilvl w:val="0"/>
          <w:numId w:val="12"/>
        </w:numPr>
        <w:tabs>
          <w:tab w:val="left" w:pos="480"/>
        </w:tabs>
        <w:spacing w:line="240" w:lineRule="auto"/>
        <w:ind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ENG:  Teaching English to different age groups (Advanced)</w:t>
      </w:r>
    </w:p>
    <w:p w:rsidR="00C32888" w:rsidRPr="001A1357" w:rsidRDefault="00C32888" w:rsidP="00C32888">
      <w:pPr>
        <w:pStyle w:val="a4"/>
        <w:ind w:left="0" w:hanging="2"/>
        <w:rPr>
          <w:rFonts w:ascii="Arial" w:eastAsia="Arial" w:hAnsi="Arial" w:cs="Arial"/>
          <w:sz w:val="23"/>
          <w:szCs w:val="23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60960</wp:posOffset>
            </wp:positionH>
            <wp:positionV relativeFrom="paragraph">
              <wp:posOffset>-5079</wp:posOffset>
            </wp:positionV>
            <wp:extent cx="5815330" cy="63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BOOK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2336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5943600" cy="635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>
      <w:pPr>
        <w:numPr>
          <w:ilvl w:val="0"/>
          <w:numId w:val="2"/>
        </w:numPr>
        <w:spacing w:line="250" w:lineRule="auto"/>
        <w:ind w:left="0" w:right="20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Gapporov, B., (2022). </w:t>
      </w:r>
      <w:r w:rsidRPr="001A1357">
        <w:rPr>
          <w:rFonts w:ascii="Times New Roman" w:eastAsia="Times New Roman" w:hAnsi="Times New Roman" w:cs="Times New Roman"/>
          <w:i/>
          <w:sz w:val="23"/>
          <w:szCs w:val="23"/>
        </w:rPr>
        <w:t>Uzbek-English Collocations dictionary mobile app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. Uzbekistan, Link:  </w:t>
      </w:r>
      <w:hyperlink r:id="rId8" w:history="1">
        <w:r w:rsidR="00846D1C" w:rsidRPr="001A1357">
          <w:rPr>
            <w:rStyle w:val="a7"/>
            <w:rFonts w:ascii="Times New Roman" w:eastAsia="Times New Roman" w:hAnsi="Times New Roman" w:cs="Times New Roman"/>
            <w:color w:val="auto"/>
            <w:sz w:val="23"/>
            <w:szCs w:val="23"/>
          </w:rPr>
          <w:t>https://play.google.com/store/apps/details?id=uz.ibroxim.uzendictionary</w:t>
        </w:r>
      </w:hyperlink>
      <w:r w:rsidR="00846D1C" w:rsidRPr="001A1357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JOURNAL ARTICLES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3360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5943600" cy="635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>
      <w:pPr>
        <w:numPr>
          <w:ilvl w:val="0"/>
          <w:numId w:val="4"/>
        </w:numPr>
        <w:spacing w:line="276" w:lineRule="auto"/>
        <w:ind w:left="0" w:right="94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Gapporov, B. (2022). Some problems in compiling bilingual English and Uzbek dictionaries. </w:t>
      </w:r>
      <w:r w:rsidRPr="001A1357">
        <w:rPr>
          <w:rFonts w:ascii="Times New Roman" w:eastAsia="Times New Roman" w:hAnsi="Times New Roman" w:cs="Times New Roman"/>
          <w:i/>
          <w:sz w:val="23"/>
          <w:szCs w:val="23"/>
        </w:rPr>
        <w:t>Poland International Scientific Online Conference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1A1357">
        <w:rPr>
          <w:rFonts w:ascii="Times New Roman" w:eastAsia="Times New Roman" w:hAnsi="Times New Roman" w:cs="Times New Roman"/>
          <w:i/>
          <w:sz w:val="23"/>
          <w:szCs w:val="23"/>
        </w:rPr>
        <w:t>8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>, 24-26.</w:t>
      </w:r>
    </w:p>
    <w:p w:rsidR="0076698B" w:rsidRPr="001A1357" w:rsidRDefault="00916A59">
      <w:pPr>
        <w:numPr>
          <w:ilvl w:val="0"/>
          <w:numId w:val="4"/>
        </w:numPr>
        <w:spacing w:line="276" w:lineRule="auto"/>
        <w:ind w:left="0" w:right="60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Gapporov, B. (2020). Typological classification of dictionaries. </w:t>
      </w:r>
      <w:r w:rsidRPr="001A1357">
        <w:rPr>
          <w:rFonts w:ascii="Times New Roman" w:eastAsia="Times New Roman" w:hAnsi="Times New Roman" w:cs="Times New Roman"/>
          <w:i/>
          <w:sz w:val="23"/>
          <w:szCs w:val="23"/>
        </w:rPr>
        <w:t>International Scientific Journal Theoretical and Applied Science,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1A1357">
        <w:rPr>
          <w:rFonts w:ascii="Times New Roman" w:eastAsia="Times New Roman" w:hAnsi="Times New Roman" w:cs="Times New Roman"/>
          <w:i/>
          <w:sz w:val="23"/>
          <w:szCs w:val="23"/>
        </w:rPr>
        <w:t>81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, 581-584. </w:t>
      </w:r>
    </w:p>
    <w:p w:rsidR="0076698B" w:rsidRPr="00AA7D08" w:rsidRDefault="00916A59" w:rsidP="00AA7D08">
      <w:pPr>
        <w:numPr>
          <w:ilvl w:val="0"/>
          <w:numId w:val="4"/>
        </w:numPr>
        <w:spacing w:line="276" w:lineRule="auto"/>
        <w:ind w:left="0" w:right="500" w:hanging="2"/>
        <w:rPr>
          <w:rFonts w:ascii="Times New Roman" w:eastAsia="Times New Roman" w:hAnsi="Times New Roman" w:cs="Times New Roman"/>
        </w:rPr>
      </w:pPr>
      <w:r w:rsidRPr="00AA7D08">
        <w:rPr>
          <w:rFonts w:ascii="Times New Roman" w:eastAsia="Times New Roman" w:hAnsi="Times New Roman" w:cs="Times New Roman"/>
          <w:sz w:val="23"/>
          <w:szCs w:val="23"/>
        </w:rPr>
        <w:t xml:space="preserve">Gapporov, B. (2020). Linguistic characteristics of dictionaries of English and Uzbek languages. </w:t>
      </w:r>
      <w:r w:rsidRPr="00AA7D08">
        <w:rPr>
          <w:rFonts w:ascii="Times New Roman" w:eastAsia="Times New Roman" w:hAnsi="Times New Roman" w:cs="Times New Roman"/>
          <w:i/>
          <w:sz w:val="23"/>
          <w:szCs w:val="23"/>
        </w:rPr>
        <w:t>Proceedings of the conference on scientific and practical research conference, Tashkent, Uzbekistan, 16</w:t>
      </w:r>
      <w:r w:rsidRPr="00AA7D08">
        <w:rPr>
          <w:rFonts w:ascii="Times New Roman" w:eastAsia="Times New Roman" w:hAnsi="Times New Roman" w:cs="Times New Roman"/>
          <w:sz w:val="23"/>
          <w:szCs w:val="23"/>
        </w:rPr>
        <w:t>, 168-169.</w:t>
      </w:r>
    </w:p>
    <w:p w:rsidR="00AA7D08" w:rsidRPr="00AA7D08" w:rsidRDefault="00AA7D08" w:rsidP="00AA7D08">
      <w:pPr>
        <w:spacing w:line="276" w:lineRule="auto"/>
        <w:ind w:leftChars="0" w:left="0" w:right="500" w:firstLineChars="0" w:firstLine="0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AWARDS, FELLOWSHIPS, &amp; RESEARCH FUNDING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4384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5943600" cy="635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numPr>
          <w:ilvl w:val="0"/>
          <w:numId w:val="5"/>
        </w:numPr>
        <w:tabs>
          <w:tab w:val="left" w:pos="480"/>
        </w:tabs>
        <w:ind w:left="0"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2022 FEP Finalist (Faculty Enrichment Program by American Councils and US Embassy in Tashkent, Uzbekistan) University of Wisconsin-Eau Claire, 54701,WI,USA</w:t>
      </w:r>
    </w:p>
    <w:p w:rsidR="0076698B" w:rsidRPr="001A1357" w:rsidRDefault="0076698B">
      <w:pPr>
        <w:ind w:left="0" w:hanging="2"/>
        <w:rPr>
          <w:rFonts w:ascii="Arial" w:eastAsia="Arial" w:hAnsi="Arial" w:cs="Arial"/>
          <w:sz w:val="23"/>
          <w:szCs w:val="23"/>
        </w:rPr>
      </w:pP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TEACHER TRAINING WORKSHOPS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5408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17145</wp:posOffset>
            </wp:positionV>
            <wp:extent cx="5943600" cy="6350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46D1C" w:rsidRPr="001A1357" w:rsidRDefault="00C32888">
      <w:pPr>
        <w:numPr>
          <w:ilvl w:val="0"/>
          <w:numId w:val="10"/>
        </w:numPr>
        <w:spacing w:line="276" w:lineRule="auto"/>
        <w:ind w:left="0" w:right="48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Gapporov, B. (2024). Teacher Training Course, </w:t>
      </w:r>
      <w:proofErr w:type="spellStart"/>
      <w:r w:rsidRPr="001A1357">
        <w:rPr>
          <w:rFonts w:ascii="Times New Roman" w:eastAsia="Times New Roman" w:hAnsi="Times New Roman" w:cs="Times New Roman"/>
          <w:sz w:val="23"/>
          <w:szCs w:val="23"/>
        </w:rPr>
        <w:t>Auezov</w:t>
      </w:r>
      <w:proofErr w:type="spellEnd"/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 University 1943, </w:t>
      </w:r>
      <w:proofErr w:type="spellStart"/>
      <w:r w:rsidRPr="001A1357">
        <w:rPr>
          <w:rFonts w:ascii="Times New Roman" w:eastAsia="Times New Roman" w:hAnsi="Times New Roman" w:cs="Times New Roman"/>
          <w:sz w:val="23"/>
          <w:szCs w:val="23"/>
        </w:rPr>
        <w:t>Kazakstan</w:t>
      </w:r>
      <w:proofErr w:type="spellEnd"/>
    </w:p>
    <w:p w:rsidR="0076698B" w:rsidRPr="001A1357" w:rsidRDefault="00916A59">
      <w:pPr>
        <w:numPr>
          <w:ilvl w:val="0"/>
          <w:numId w:val="10"/>
        </w:numPr>
        <w:spacing w:line="276" w:lineRule="auto"/>
        <w:ind w:left="0" w:right="48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Gapporov, B. (2023, February 10 through March 17). Center for Excellence in Teaching and Learning Certificate Program,</w:t>
      </w:r>
      <w:r w:rsidRPr="001A1357">
        <w:rPr>
          <w:rFonts w:ascii="Times New Roman" w:eastAsia="Times New Roman" w:hAnsi="Times New Roman" w:cs="Times New Roman"/>
          <w:i/>
        </w:rPr>
        <w:t xml:space="preserve"> 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>University of Wisconsin-Eau Claire, Wisconsin, USA.</w:t>
      </w:r>
    </w:p>
    <w:p w:rsidR="0076698B" w:rsidRPr="001A1357" w:rsidRDefault="00916A59">
      <w:pPr>
        <w:numPr>
          <w:ilvl w:val="0"/>
          <w:numId w:val="10"/>
        </w:numPr>
        <w:spacing w:line="276" w:lineRule="auto"/>
        <w:ind w:left="0" w:right="48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Gapporov, B. (2023, April). Academic Writing for Publication with Harvard Writing Center, Harvard College Writing Program</w:t>
      </w:r>
      <w:r w:rsidRPr="001A1357">
        <w:rPr>
          <w:rFonts w:ascii="Times New Roman" w:eastAsia="Times New Roman" w:hAnsi="Times New Roman" w:cs="Times New Roman"/>
          <w:i/>
          <w:sz w:val="23"/>
          <w:szCs w:val="23"/>
        </w:rPr>
        <w:t xml:space="preserve">, 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>Cambridge, MA 02138, USA.</w:t>
      </w:r>
    </w:p>
    <w:p w:rsidR="0076698B" w:rsidRPr="001A1357" w:rsidRDefault="0076698B">
      <w:pPr>
        <w:spacing w:line="252" w:lineRule="auto"/>
        <w:ind w:left="0" w:right="480" w:hanging="2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CONFERENCE PRESENTATIONS &amp; WEBINARS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6432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17145</wp:posOffset>
            </wp:positionV>
            <wp:extent cx="5943600" cy="6350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>
      <w:pPr>
        <w:numPr>
          <w:ilvl w:val="0"/>
          <w:numId w:val="1"/>
        </w:numPr>
        <w:spacing w:line="276" w:lineRule="auto"/>
        <w:ind w:left="0" w:right="200" w:hanging="2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Gapporov, B. (2023, March 16-18). </w:t>
      </w:r>
      <w:proofErr w:type="gramStart"/>
      <w:r w:rsidRPr="001A1357">
        <w:rPr>
          <w:rFonts w:ascii="Times New Roman" w:eastAsia="Times New Roman" w:hAnsi="Times New Roman" w:cs="Times New Roman"/>
          <w:sz w:val="23"/>
          <w:szCs w:val="23"/>
        </w:rPr>
        <w:t>5</w:t>
      </w:r>
      <w:r w:rsidRPr="001A1357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th</w:t>
      </w:r>
      <w:proofErr w:type="gramEnd"/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 Annual Conference on Second-Language Learning and Disabilities,</w:t>
      </w:r>
      <w:r w:rsidR="00AA7D0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>Boston University, Boston, MA, USA.</w:t>
      </w:r>
    </w:p>
    <w:p w:rsidR="0076698B" w:rsidRPr="001A1357" w:rsidRDefault="00916A59">
      <w:pPr>
        <w:numPr>
          <w:ilvl w:val="0"/>
          <w:numId w:val="1"/>
        </w:numPr>
        <w:spacing w:line="276" w:lineRule="auto"/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 xml:space="preserve">Gapporov, B. (2023, April). National Conference on Undergraduate Research, University of Wisconsin-Eau Claire, WI, USA. 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CONSULTING &amp; OTHER PROFESSIONAL EXPERIENCE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7456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5943600" cy="6350"/>
            <wp:effectExtent l="0" t="0" r="0" b="0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>
      <w:pPr>
        <w:numPr>
          <w:ilvl w:val="0"/>
          <w:numId w:val="3"/>
        </w:numPr>
        <w:tabs>
          <w:tab w:val="left" w:pos="480"/>
        </w:tabs>
        <w:spacing w:line="256" w:lineRule="auto"/>
        <w:ind w:left="0" w:right="200"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Speaking examiner (Multilevel English Exam), National Testing Centre in Namangan, Uzbekistan (2021-2022)</w:t>
      </w:r>
    </w:p>
    <w:p w:rsidR="0076698B" w:rsidRPr="001A1357" w:rsidRDefault="0076698B">
      <w:pPr>
        <w:tabs>
          <w:tab w:val="left" w:pos="480"/>
        </w:tabs>
        <w:spacing w:line="256" w:lineRule="auto"/>
        <w:ind w:left="0" w:right="200" w:hanging="2"/>
        <w:rPr>
          <w:rFonts w:ascii="Arial" w:eastAsia="Arial" w:hAnsi="Arial" w:cs="Arial"/>
          <w:sz w:val="23"/>
          <w:szCs w:val="23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 xml:space="preserve">PROFESSIONAL MEMBERSHIPS </w:t>
      </w: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noProof/>
        </w:rPr>
        <w:drawing>
          <wp:anchor distT="0" distB="0" distL="0" distR="0" simplePos="0" relativeHeight="251668480" behindDoc="1" locked="0" layoutInCell="1" hidden="0" allowOverlap="1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5943600" cy="6350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698B" w:rsidRPr="001A1357" w:rsidRDefault="00916A59">
      <w:pPr>
        <w:numPr>
          <w:ilvl w:val="0"/>
          <w:numId w:val="8"/>
        </w:numPr>
        <w:tabs>
          <w:tab w:val="left" w:pos="480"/>
        </w:tabs>
        <w:ind w:left="0"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TESOL International</w:t>
      </w:r>
    </w:p>
    <w:p w:rsidR="0076698B" w:rsidRPr="001A1357" w:rsidRDefault="00916A59">
      <w:pPr>
        <w:numPr>
          <w:ilvl w:val="0"/>
          <w:numId w:val="8"/>
        </w:numPr>
        <w:tabs>
          <w:tab w:val="left" w:pos="480"/>
        </w:tabs>
        <w:ind w:left="0"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American Association for Applied Linguistics (AAAL)</w:t>
      </w:r>
    </w:p>
    <w:p w:rsidR="0076698B" w:rsidRPr="001A1357" w:rsidRDefault="00916A59">
      <w:pPr>
        <w:numPr>
          <w:ilvl w:val="0"/>
          <w:numId w:val="8"/>
        </w:numPr>
        <w:tabs>
          <w:tab w:val="left" w:pos="480"/>
        </w:tabs>
        <w:ind w:left="0" w:hanging="2"/>
        <w:rPr>
          <w:rFonts w:ascii="Arial" w:eastAsia="Arial" w:hAnsi="Arial" w:cs="Arial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AZ-TESOL</w:t>
      </w:r>
    </w:p>
    <w:p w:rsidR="0076698B" w:rsidRPr="001A1357" w:rsidRDefault="0076698B">
      <w:pPr>
        <w:ind w:left="0" w:hanging="2"/>
        <w:rPr>
          <w:rFonts w:ascii="Arial" w:eastAsia="Arial" w:hAnsi="Arial" w:cs="Arial"/>
          <w:sz w:val="23"/>
          <w:szCs w:val="23"/>
        </w:rPr>
        <w:sectPr w:rsidR="0076698B" w:rsidRPr="001A1357">
          <w:pgSz w:w="12240" w:h="15840"/>
          <w:pgMar w:top="1440" w:right="1440" w:bottom="172" w:left="1440" w:header="0" w:footer="0" w:gutter="0"/>
          <w:cols w:space="720"/>
        </w:sectPr>
      </w:pP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TECHNICAL AND LANGUAGE SKILLS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C32888" w:rsidRPr="001A1357" w:rsidRDefault="00916A59" w:rsidP="00C32888">
      <w:pPr>
        <w:numPr>
          <w:ilvl w:val="0"/>
          <w:numId w:val="9"/>
        </w:numPr>
        <w:spacing w:line="276" w:lineRule="auto"/>
        <w:ind w:left="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</w:rPr>
        <w:t>M</w:t>
      </w:r>
      <w:r w:rsidRPr="001A1357">
        <w:rPr>
          <w:rFonts w:ascii="Times New Roman" w:eastAsia="Times New Roman" w:hAnsi="Times New Roman" w:cs="Times New Roman"/>
          <w:sz w:val="23"/>
          <w:szCs w:val="23"/>
        </w:rPr>
        <w:t>S Office, Internet</w:t>
      </w:r>
    </w:p>
    <w:p w:rsidR="0076698B" w:rsidRPr="001A1357" w:rsidRDefault="00916A59">
      <w:pPr>
        <w:numPr>
          <w:ilvl w:val="0"/>
          <w:numId w:val="6"/>
        </w:numPr>
        <w:spacing w:line="276" w:lineRule="auto"/>
        <w:ind w:left="0" w:hanging="2"/>
        <w:rPr>
          <w:rFonts w:ascii="Times New Roman" w:eastAsia="Times New Roman" w:hAnsi="Times New Roman" w:cs="Times New Roman"/>
          <w:sz w:val="23"/>
          <w:szCs w:val="23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English: fluent</w:t>
      </w:r>
    </w:p>
    <w:p w:rsidR="0076698B" w:rsidRPr="001A1357" w:rsidRDefault="00916A59">
      <w:pPr>
        <w:numPr>
          <w:ilvl w:val="0"/>
          <w:numId w:val="6"/>
        </w:numPr>
        <w:spacing w:line="276" w:lineRule="auto"/>
        <w:ind w:left="0" w:hanging="2"/>
        <w:rPr>
          <w:rFonts w:ascii="Times New Roman" w:eastAsia="Times New Roman" w:hAnsi="Times New Roman" w:cs="Times New Roman"/>
        </w:rPr>
      </w:pPr>
      <w:r w:rsidRPr="001A1357">
        <w:rPr>
          <w:rFonts w:ascii="Times New Roman" w:eastAsia="Times New Roman" w:hAnsi="Times New Roman" w:cs="Times New Roman"/>
          <w:sz w:val="23"/>
          <w:szCs w:val="23"/>
        </w:rPr>
        <w:t>Uzbek: native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916A59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1A1357">
        <w:rPr>
          <w:rFonts w:ascii="Times New Roman" w:eastAsia="Times New Roman" w:hAnsi="Times New Roman" w:cs="Times New Roman"/>
          <w:b/>
          <w:sz w:val="24"/>
          <w:szCs w:val="24"/>
        </w:rPr>
        <w:t>HOBBIES</w:t>
      </w:r>
    </w:p>
    <w:p w:rsidR="0076698B" w:rsidRPr="001A1357" w:rsidRDefault="00916A59" w:rsidP="00C32888">
      <w:pPr>
        <w:ind w:leftChars="0" w:left="360" w:firstLineChars="0" w:firstLine="0"/>
        <w:rPr>
          <w:rFonts w:ascii="Times New Roman" w:eastAsia="Times New Roman" w:hAnsi="Times New Roman" w:cs="Times New Roman"/>
        </w:rPr>
      </w:pPr>
      <w:proofErr w:type="gramStart"/>
      <w:r w:rsidRPr="001A1357">
        <w:rPr>
          <w:rFonts w:ascii="Times New Roman" w:eastAsia="Times New Roman" w:hAnsi="Times New Roman" w:cs="Times New Roman"/>
          <w:sz w:val="23"/>
          <w:szCs w:val="23"/>
        </w:rPr>
        <w:t>walking</w:t>
      </w:r>
      <w:proofErr w:type="gramEnd"/>
      <w:r w:rsidR="00C32888" w:rsidRPr="001A1357">
        <w:rPr>
          <w:rFonts w:ascii="Times New Roman" w:eastAsia="Times New Roman" w:hAnsi="Times New Roman" w:cs="Times New Roman"/>
          <w:sz w:val="23"/>
          <w:szCs w:val="23"/>
        </w:rPr>
        <w:t>, researching, fishing, soccer</w:t>
      </w: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p w:rsidR="0076698B" w:rsidRPr="001A1357" w:rsidRDefault="0076698B">
      <w:pPr>
        <w:ind w:left="0" w:hanging="2"/>
        <w:rPr>
          <w:rFonts w:ascii="Times New Roman" w:eastAsia="Times New Roman" w:hAnsi="Times New Roman" w:cs="Times New Roman"/>
        </w:rPr>
      </w:pPr>
    </w:p>
    <w:sectPr w:rsidR="0076698B" w:rsidRPr="001A1357">
      <w:type w:val="continuous"/>
      <w:pgSz w:w="12240" w:h="15840"/>
      <w:pgMar w:top="1440" w:right="1440" w:bottom="172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E0E0A"/>
    <w:multiLevelType w:val="multilevel"/>
    <w:tmpl w:val="6F1A9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7C13A77"/>
    <w:multiLevelType w:val="multilevel"/>
    <w:tmpl w:val="569C2534"/>
    <w:lvl w:ilvl="0">
      <w:start w:val="1"/>
      <w:numFmt w:val="bullet"/>
      <w:lvlText w:val="●"/>
      <w:lvlJc w:val="left"/>
      <w:pPr>
        <w:ind w:left="825" w:hanging="360"/>
      </w:pPr>
      <w:rPr>
        <w:rFonts w:ascii="Noto Sans Symbols" w:eastAsia="Noto Sans Symbols" w:hAnsi="Noto Sans Symbols" w:cs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3D802C4"/>
    <w:multiLevelType w:val="multilevel"/>
    <w:tmpl w:val="7AC43F9E"/>
    <w:lvl w:ilvl="0">
      <w:start w:val="1"/>
      <w:numFmt w:val="bullet"/>
      <w:lvlText w:val="-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195A4884"/>
    <w:multiLevelType w:val="multilevel"/>
    <w:tmpl w:val="62D297BA"/>
    <w:lvl w:ilvl="0">
      <w:start w:val="1"/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5FF50EB"/>
    <w:multiLevelType w:val="multilevel"/>
    <w:tmpl w:val="127C9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90C4D4A"/>
    <w:multiLevelType w:val="multilevel"/>
    <w:tmpl w:val="C9BA678C"/>
    <w:lvl w:ilvl="0">
      <w:start w:val="1"/>
      <w:numFmt w:val="bullet"/>
      <w:lvlText w:val="•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D687455"/>
    <w:multiLevelType w:val="multilevel"/>
    <w:tmpl w:val="7DE065DC"/>
    <w:lvl w:ilvl="0">
      <w:start w:val="1"/>
      <w:numFmt w:val="bullet"/>
      <w:lvlText w:val="●"/>
      <w:lvlJc w:val="left"/>
      <w:pPr>
        <w:ind w:left="83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1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7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B8B2746"/>
    <w:multiLevelType w:val="multilevel"/>
    <w:tmpl w:val="A01E0A4C"/>
    <w:lvl w:ilvl="0">
      <w:start w:val="1"/>
      <w:numFmt w:val="bullet"/>
      <w:lvlText w:val="•"/>
      <w:lvlJc w:val="left"/>
      <w:pPr>
        <w:ind w:left="831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1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7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606266A1"/>
    <w:multiLevelType w:val="multilevel"/>
    <w:tmpl w:val="F2949D10"/>
    <w:lvl w:ilvl="0">
      <w:start w:val="1"/>
      <w:numFmt w:val="bullet"/>
      <w:lvlText w:val="•"/>
      <w:lvlJc w:val="left"/>
      <w:pPr>
        <w:ind w:left="839" w:hanging="359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ECB1FDA"/>
    <w:multiLevelType w:val="multilevel"/>
    <w:tmpl w:val="3E6AE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F76540F"/>
    <w:multiLevelType w:val="multilevel"/>
    <w:tmpl w:val="00368D14"/>
    <w:lvl w:ilvl="0">
      <w:start w:val="1"/>
      <w:numFmt w:val="bullet"/>
      <w:lvlText w:val="•"/>
      <w:lvlJc w:val="left"/>
      <w:pPr>
        <w:ind w:left="831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1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7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0AE029A"/>
    <w:multiLevelType w:val="multilevel"/>
    <w:tmpl w:val="0BFC3218"/>
    <w:lvl w:ilvl="0">
      <w:start w:val="1"/>
      <w:numFmt w:val="bullet"/>
      <w:lvlText w:val="•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10"/>
  </w:num>
  <w:num w:numId="6">
    <w:abstractNumId w:val="9"/>
  </w:num>
  <w:num w:numId="7">
    <w:abstractNumId w:val="4"/>
  </w:num>
  <w:num w:numId="8">
    <w:abstractNumId w:val="6"/>
  </w:num>
  <w:num w:numId="9">
    <w:abstractNumId w:val="0"/>
  </w:num>
  <w:num w:numId="10">
    <w:abstractNumId w:val="3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8B"/>
    <w:rsid w:val="001A1357"/>
    <w:rsid w:val="001E1D6E"/>
    <w:rsid w:val="00262221"/>
    <w:rsid w:val="00377BDC"/>
    <w:rsid w:val="006550FF"/>
    <w:rsid w:val="0076698B"/>
    <w:rsid w:val="00846D1C"/>
    <w:rsid w:val="00916A59"/>
    <w:rsid w:val="00AA7D08"/>
    <w:rsid w:val="00BD7D9B"/>
    <w:rsid w:val="00C3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A0A33-AB49-4000-8302-A37D3100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pPr>
      <w:ind w:left="720"/>
    </w:pPr>
  </w:style>
  <w:style w:type="paragraph" w:customStyle="1" w:styleId="TableParagraph">
    <w:name w:val="Table Paragraph"/>
    <w:basedOn w:val="a"/>
    <w:pPr>
      <w:widowControl w:val="0"/>
      <w:autoSpaceDE w:val="0"/>
      <w:autoSpaceDN w:val="0"/>
      <w:ind w:left="200"/>
    </w:pPr>
    <w:rPr>
      <w:rFonts w:ascii="Times New Roman" w:eastAsia="Times New Roman" w:hAnsi="Times New Roman" w:cs="Times New Roman"/>
      <w:sz w:val="22"/>
      <w:szCs w:val="22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</w:tblPr>
  </w:style>
  <w:style w:type="character" w:styleId="a7">
    <w:name w:val="Hyperlink"/>
    <w:basedOn w:val="a0"/>
    <w:uiPriority w:val="99"/>
    <w:unhideWhenUsed/>
    <w:rsid w:val="00846D1C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1A135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A1357"/>
    <w:rPr>
      <w:rFonts w:ascii="Segoe UI" w:hAnsi="Segoe UI" w:cs="Segoe UI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uz.ibroxim.uzendictionary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4fqo+Istt8MwSFO6g04JCeTXcqg==">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Gapporov, Bahriddin Bakhtiyor ugli Sr.</dc:creator>
  <cp:lastModifiedBy>Учетная запись Майкрософт</cp:lastModifiedBy>
  <cp:revision>9</cp:revision>
  <cp:lastPrinted>2024-11-13T10:02:00Z</cp:lastPrinted>
  <dcterms:created xsi:type="dcterms:W3CDTF">2024-11-13T09:56:00Z</dcterms:created>
  <dcterms:modified xsi:type="dcterms:W3CDTF">2025-06-19T11:22:00Z</dcterms:modified>
</cp:coreProperties>
</file>